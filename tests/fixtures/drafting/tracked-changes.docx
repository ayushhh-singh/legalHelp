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note on the file.</w:t>
      </w:r>
    </w:p>
    <w:p>
      <w:ins w:id="1" w:author="A" w:date="2026-01-01T00:00:00Z">
        <w:r>
          <w:t xml:space="preserve">This sentence was inserted. </w:t>
        </w:r>
      </w:ins>
      <w:del w:id="2" w:author="A" w:date="2026-01-01T00:00:00Z">
        <w:r>
          <w:delText xml:space="preserve">This sentence was deleted.</w:delText>
        </w:r>
      </w:del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